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The Company shall recieve the the notice under Clause 99.2 by [●].</w:t>
      </w:r>
    </w:p>
    <w:p>
      <w:commentRangeStart w:id="0"/>
      <w:r>
        <w:t xml:space="preserve">Unrelated prior review.</w:t>
      </w:r>
      <w:commentRangeEnd w:id="0"/>
      <w:r>
        <w:commentReference w:id="0"/>
      </w:r>
      <w:ins w:id="7" w:author="Prior Reviewer" w:date="2026-01-01T00:00:00Z">
        <w:r>
          <w:t xml:space="preserve"> Added earlier.</w:t>
        </w:r>
      </w:ins>
      <w:del w:id="8" w:author="Prior Reviewer" w:date="2026-01-01T00:00:00Z">
        <w:r>
          <w:delText>Removed earlier.</w:delText>
        </w:r>
      </w:del>
    </w:p>
    <w:sectPr/>
  </w:body>
</w:document>
</file>

<file path=word/comments.xml><?xml version="1.0" encoding="utf-8"?>
<w:comments xmlns:w="http://schemas.openxmlformats.org/wordprocessingml/2006/main">
  <w:comment w:id="0" w:author="Prior Reviewer">
    <w:p>
      <w:r>
        <w:t xml:space="preserve">Existing comment stays unchanged.</w:t>
      </w:r>
    </w:p>
  </w:comment>
</w:comments>
</file>

<file path=word/_rels/document.xml.rels><?xml version="1.0" encoding="UTF-8" standalone="yes"?>
<Relationships xmlns="http://schemas.openxmlformats.org/package/2006/relationships"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Pages>1</Pages>
</Properties>
</file>