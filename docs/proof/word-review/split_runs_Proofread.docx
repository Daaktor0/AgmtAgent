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The Company shall </w:t>
      </w:r>
      <w:commentRangeStart w:id="1"/>
      <w:r>
        <w:rPr>
          <w:b/>
        </w:rPr>
        <w:t xml:space="preserve">re</w:t>
      </w:r>
      <w:r>
        <w:rPr>
          <w:i/>
        </w:rPr>
        <w:t xml:space="preserve">cieve</w:t>
      </w:r>
      <w:commentRangeEnd w:id="1"/>
      <w:r>
        <w:commentReference w:id="1"/>
      </w:r>
      <w:r>
        <w:rPr>
          <w:i/>
        </w:rPr>
        <w:t xml:space="preserve"> the </w:t>
      </w:r>
      <w:del w:id="3" w:author="Agmt Proof" w:date="2026-09-05T00:00:00.000Z">
        <w:r>
          <w:delText xml:space="preserve">the</w:delText>
        </w:r>
      </w:del>
      <w:r>
        <w:t xml:space="preserve"> notice under </w:t>
      </w:r>
      <w:commentRangeStart w:id="0"/>
      <w:r>
        <w:t xml:space="preserve">Clause 99.</w:t>
      </w:r>
      <w:r>
        <w:t xml:space="preserve">2</w:t>
      </w:r>
      <w:commentRangeEnd w:id="0"/>
      <w:r>
        <w:commentReference w:id="0"/>
      </w:r>
      <w:r>
        <w:t xml:space="preserve"> by </w:t>
      </w:r>
      <w:commentRangeStart w:id="2"/>
      <w:r>
        <w:t xml:space="preserve">[●]</w:t>
      </w:r>
      <w:commentRangeEnd w:id="2"/>
      <w:r>
        <w:commentReference w:id="2"/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>
  <w:comment w:id="0" w:author="Agmt Proof" w:initials="AP" w:date="2026-09-05T00:00:00.000Z">
    <w:p>
      <w:r>
        <w:t xml:space="preserve">Clause 99.2 was not found in the checked main-body numbering scope. Please confirm the reference.</w:t>
      </w:r>
    </w:p>
  </w:comment>
  <w:comment w:id="1" w:author="Agmt Proof" w:initials="AP" w:date="2026-09-05T00:00:00.000Z">
    <w:p>
      <w:r>
        <w:t xml:space="preserve">Possible correction: ‘recieve’ → ‘receive’. This span uses mixed formatting, so it is marked as a comment rather than a tracked change.</w:t>
      </w:r>
    </w:p>
  </w:comment>
  <w:comment w:id="2" w:author="Agmt Proof" w:initials="AP" w:date="2026-09-05T00:00:00.000Z">
    <w:p>
      <w:r>
        <w:t xml:space="preserve">This placeholder is unfilled: [●]. Please complete or remove it.</w:t>
      </w:r>
    </w:p>
  </w:comment>
</w:comments>
</file>

<file path=word/_rels/document.xml.rels><?xml version="1.0" encoding="UTF-8" standalone="yes"?><Relationships xmlns="http://schemas.openxmlformats.org/package/2006/relationships"><Relationship Id="rIdAgmt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