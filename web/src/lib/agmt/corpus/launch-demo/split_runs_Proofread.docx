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The Company shall </w:t>
      </w:r>
      <w:del w:id="2" w:author="Agmt Proof" w:date="2026-09-05T00:00:00.000Z">
        <w:r>
          <w:rPr>
            <w:b/>
          </w:rPr>
          <w:delText xml:space="preserve">re</w:delText>
        </w:r>
        <w:r>
          <w:rPr>
            <w:i/>
          </w:rPr>
          <w:delText xml:space="preserve">cieve</w:delText>
        </w:r>
      </w:del>
      <w:ins w:id="3" w:author="Agmt Proof" w:date="2026-09-05T00:00:00.000Z">
        <w:r>
          <w:rPr>
            <w:b/>
          </w:rPr>
          <w:t xml:space="preserve">re</w:t>
        </w:r>
        <w:r>
          <w:rPr>
            <w:i/>
          </w:rPr>
          <w:t xml:space="preserve">ceive</w:t>
        </w:r>
      </w:ins>
      <w:r>
        <w:rPr>
          <w:i/>
        </w:rPr>
        <w:t xml:space="preserve"> the</w:t>
      </w:r>
      <w:del w:id="4" w:author="Agmt Proof" w:date="2026-09-05T00:00:00.000Z">
        <w:r>
          <w:rPr>
            <w:i/>
          </w:rPr>
          <w:delText xml:space="preserve"> </w:delText>
        </w:r>
        <w:r>
          <w:delText xml:space="preserve">the</w:delText>
        </w:r>
      </w:del>
      <w:r>
        <w:t xml:space="preserve"> notice under </w:t>
      </w:r>
      <w:commentRangeStart w:id="1"/>
      <w:r>
        <w:t xml:space="preserve">Clause 99.</w:t>
      </w:r>
      <w:r>
        <w:t xml:space="preserve">2</w:t>
      </w:r>
      <w:commentRangeEnd w:id="1"/>
      <w:r>
        <w:commentReference w:id="1"/>
      </w:r>
      <w:r>
        <w:t xml:space="preserve"> by </w:t>
      </w:r>
      <w:commentRangeStart w:id="0"/>
      <w:r>
        <w:t xml:space="preserve">[●]</w:t>
      </w:r>
      <w:commentRangeEnd w:id="0"/>
      <w:r>
        <w:commentReference w:id="0"/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>
  <w:comment w:id="0" w:author="Agmt Proof" w:initials="AP" w:date="2026-09-05T00:00:00.000Z">
    <w:p>
      <w:r>
        <w:t xml:space="preserve">This placeholder is unfilled: [●]. Please complete or remove it.</w:t>
      </w:r>
    </w:p>
  </w:comment>
  <w:comment w:id="1" w:author="Agmt Proof" w:initials="AP" w:date="2026-09-05T00:00:00.000Z">
    <w:p>
      <w:r>
        <w:t xml:space="preserve">Clause 99.2 was not found in the checked main-body numbering scope. Please confirm the reference.</w:t>
      </w:r>
    </w:p>
  </w:comment>
</w:comments>
</file>

<file path=word/_rels/document.xml.rels><?xml version="1.0" encoding="UTF-8" standalone="yes"?><Relationships xmlns="http://schemas.openxmlformats.org/package/2006/relationships"><Relationship Id="rIdAgmt1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>
  <Pages>1</Pages>
</Properties>
</file>